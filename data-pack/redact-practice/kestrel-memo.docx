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Kestrel: launch memo</w:t>
      </w:r>
    </w:p>
    <w:p>
      <w:r>
        <w:t>Rachel, here is where the Kestrel launch stands with Best Byte and ValuMart.</w:t>
      </w:r>
    </w:p>
    <w:p>
      <w:r>
        <w:t xml:space="preserve">Ms. Daniels at ValuMart asked for the planogram by Friday. </w:t>
      </w:r>
      <w:del w:id="901" w:author="Taylor Brooks" w:date="2026-11-02T09:00:00Z">
        <w:r>
          <w:delText>Keisha Daniels said Kestrel can slip a week.</w:delText>
        </w:r>
      </w:del>
    </w:p>
    <w:p>
      <w:r>
        <w:t>Tessa Monroe will walk the West stores with Priya on Nov 16. The store list is in BestByteWestStores.xlsx.</w:t>
      </w:r>
    </w:p>
    <w:p>
      <w:r>
        <w:t>Nothing about Kestrel goes to the retailers before Dec 1.</w:t>
      </w:r>
    </w:p>
    <w:p>
      <w:r>
        <w:t>Thanks,</w:t>
      </w:r>
    </w:p>
    <w:p>
      <w:r>
        <w:t>Taylor Brooks</w:t>
      </w:r>
    </w:p>
    <w:p>
      <w:r>
        <w:t>Account Manager, Halcrest Retail Partners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Taylor Brooks for Rachel Kim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Confidential: Dalton Computers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  <Company>Halcrest Retail Partners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Brooks</dc:creator>
  <cp:keywords/>
  <dc:description>generated by python-docx</dc:description>
  <cp:lastModifiedBy>Taylor Brooks</cp:lastModifiedBy>
  <cp:revision>1</cp:revision>
  <dcterms:created xsi:type="dcterms:W3CDTF">2026-11-02T09:00:00Z</dcterms:created>
  <dcterms:modified xsi:type="dcterms:W3CDTF">2026-11-02T09:00:00Z</dcterms:modified>
  <cp:category/>
</cp:coreProperties>
</file>