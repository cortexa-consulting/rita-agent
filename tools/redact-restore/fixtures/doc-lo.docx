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Dalton Computers: Q3 notes</w:t>
      </w:r>
    </w:p>
    <w:p>
      <w:pPr>
        <w:pStyle w:val="Normal"/>
        <w:rPr/>
      </w:pPr>
      <w:r>
        <w:rPr/>
        <w:t xml:space="preserve">Endcaps at </w:t>
      </w:r>
      <w:r>
        <w:rPr>
          <w:b/>
        </w:rPr>
        <w:t xml:space="preserve">Best </w:t>
      </w:r>
      <w:r>
        <w:rPr>
          <w:i/>
        </w:rPr>
        <w:t>Byte</w:t>
      </w:r>
      <w:r>
        <w:rPr/>
        <w:t xml:space="preserve"> open on Nov 9 for Project Falcon.</w:t>
      </w:r>
    </w:p>
    <w:p>
      <w:pPr>
        <w:pStyle w:val="Normal"/>
        <w:rPr/>
      </w:pPr>
      <w:r>
        <w:rPr/>
        <w:t xml:space="preserve">Rachel Kim approved the </w:t>
      </w:r>
      <w:commentRangeStart w:id="0"/>
      <w:r>
        <w:rPr/>
        <w:t>ValuMart test</w:t>
      </w:r>
      <w:r>
        <w:rPr/>
      </w:r>
      <w:commentRangeEnd w:id="0"/>
      <w:r>
        <w:commentReference w:id="0"/>
      </w:r>
      <w:r>
        <w:rPr/>
        <w:t>.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Contact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Email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Phone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Rachel Kim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rachel.kim@daltoncomputers.example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(214) 555-0125</w:t>
            </w:r>
          </w:p>
        </w:tc>
      </w:tr>
    </w:tbl>
    <w:p>
      <w:pPr>
        <w:pStyle w:val="Normal"/>
        <w:rPr/>
      </w:pPr>
      <w:r>
        <w:rPr/>
        <w:t xml:space="preserve">Edits: </w:t>
      </w:r>
      <w:del w:id="0" w:author="Taylor Brooks" w:date="2026-11-02T09:00:00Z">
        <w:r>
          <w:rPr/>
          <w:delText>ValuMart pricing for Marcus Webb</w:delText>
        </w:r>
      </w:del>
      <w:ins w:id="1" w:author="Taylor Brooks" w:date="2026-11-02T09:00:00Z">
        <w:r>
          <w:rPr/>
          <w:t>Project Falcon timing</w:t>
        </w:r>
      </w:ins>
    </w:p>
    <w:p>
      <w:pPr>
        <w:pStyle w:val="Normal"/>
        <w:rPr/>
      </w:pPr>
      <w:r>
        <w:rPr/>
        <w:t xml:space="preserve">Write to </w:t>
      </w:r>
      <w:hyperlink r:id="rId2">
        <w:r>
          <w:rPr>
            <w:rStyle w:val="ListLabel1"/>
          </w:rPr>
          <w:t>Rachel Kim</w:t>
        </w:r>
      </w:hyperlink>
      <w:r>
        <w:rPr/>
        <w:t xml:space="preserve"> with questions.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drawing>
          <wp:inline distT="0" distB="0" distL="0" distR="0">
            <wp:extent cx="1828800" cy="1028700"/>
            <wp:effectExtent l="0" t="0" r="0" b="0"/>
            <wp:docPr id="1" name="Best Byte shelf photo" descr="Best Byte shelf, store 4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est Byte shelf photo" descr="Best Byte shelf, store 447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1800" w:right="1800" w:gutter="0" w:header="720" w:top="1440" w:footer="720" w:bottom="1440"/>
      <w:pgNumType w:fmt="decimal"/>
      <w:formProt w:val="false"/>
      <w:textDirection w:val="lrTb"/>
      <w:docGrid w:type="default" w:linePitch="360" w:charSpace="4096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Taylor Brooks" w:date="2026-10-20T01:56:00Z" w:initials="TB">
    <w:p>
      <w:pPr>
        <w:overflowPunct w:val="false"/>
        <w:spacing w:before="0" w:after="0" w:lineRule="auto" w:line="240"/>
        <w:rPr/>
      </w:pPr>
      <w:r>
        <w:rPr>
          <w:rFonts w:ascii="Liberation Serif" w:hAnsi="Liberation Serif" w:eastAsia="DejaVu Sans" w:cs="DejaVu Sans"/>
          <w:sz w:val="24"/>
          <w:szCs w:val="24"/>
          <w:lang w:val="en-US" w:eastAsia="en-US" w:bidi="en-US"/>
        </w:rPr>
        <w:t>Check the dates with Marcus Webb.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>Prepared by Taylor Brooks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>Prepared by Taylor Brooks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Confidential: Best Byte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Confidential: Best Byte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rachel.kim@daltoncomputers.example" TargetMode="External"/><Relationship Id="rId3" Type="http://schemas.openxmlformats.org/officeDocument/2006/relationships/image" Target="media/image1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comments" Target="comments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Manager>Rachel Kim</Manager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  <Company>Dalton Computers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2026-11-02T09:00:00Z</dcterms:created>
  <dc:creator>Taylor Brooks</dc:creator>
  <dc:description>generated by python-docx</dc:description>
  <dc:language>en-US</dc:language>
  <cp:lastModifiedBy>Taylor Brooks</cp:lastModifiedBy>
  <dcterms:modified xsi:type="dcterms:W3CDTF">2026-11-02T09:00:00Z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