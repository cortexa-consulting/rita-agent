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Dalton Computers: Q3 notes</w:t>
      </w:r>
    </w:p>
    <w:p>
      <w:r>
        <w:t xml:space="preserve">Endcaps at </w:t>
      </w:r>
      <w:r>
        <w:rPr>
          <w:b/>
        </w:rPr>
        <w:t xml:space="preserve">Best </w:t>
      </w:r>
      <w:r>
        <w:rPr>
          <w:i/>
        </w:rPr>
        <w:t>Byte</w:t>
      </w:r>
      <w:r>
        <w:t xml:space="preserve"> open on Nov 9 for Project Falcon.</w:t>
      </w:r>
    </w:p>
    <w:p>
      <w:r>
        <w:t xml:space="preserve">Rachel Kim approved the </w:t>
      </w:r>
      <w:commentRangeStart w:id="0"/>
      <w:r>
        <w:t>ValuMart test</w:t>
      </w:r>
      <w:commentRangeEnd w:id="0"/>
      <w:r>
        <w:rPr>
          <w:rStyle w:val="CommentReference"/>
        </w:rPr>
        <w:commentReference w:id="0"/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Rachel Kim</w:t>
            </w:r>
          </w:p>
        </w:tc>
        <w:tc>
          <w:tcPr>
            <w:tcW w:type="dxa" w:w="2880"/>
          </w:tcPr>
          <w:p>
            <w:r>
              <w:t>rachel.kim@daltoncomputers.example</w:t>
            </w:r>
          </w:p>
        </w:tc>
        <w:tc>
          <w:tcPr>
            <w:tcW w:type="dxa" w:w="2880"/>
          </w:tcPr>
          <w:p>
            <w:r>
              <w:t>(214) 555-0125</w:t>
            </w:r>
          </w:p>
        </w:tc>
      </w:tr>
    </w:tbl>
    <w:p>
      <w:r>
        <w:t xml:space="preserve">Edits: </w:t>
      </w:r>
      <w:del w:id="901" w:author="Taylor Brooks" w:date="2026-11-02T09:00:00Z">
        <w:r>
          <w:delText>ValuMart pricing for Marcus Webb</w:delText>
        </w:r>
      </w:del>
      <w:ins w:id="902" w:author="Taylor Brooks" w:date="2026-11-02T09:00:00Z">
        <w:r>
          <w:t>Project Falcon timing</w:t>
        </w:r>
      </w:ins>
    </w:p>
    <w:p>
      <w:r>
        <w:t xml:space="preserve">Write to </w:t>
      </w:r>
      <w:hyperlink r:id="rIdMail1">
        <w:r>
          <w:t>Rachel Kim</w:t>
        </w:r>
      </w:hyperlink>
      <w:r>
        <w:t xml:space="preserve"> with questions.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1" name="Best Byte shelf photo" descr="Best Byte shelf, store 4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aylor Brooks" w:initials="TB" w:date="2026-10-20T01:56:00Z">
    <w:p>
      <w:pPr>
        <w:pStyle w:val="CommentText"/>
      </w:pPr>
      <w:r>
        <w:rPr>
          <w:rStyle w:val="CommentReference"/>
        </w:rPr>
        <w:annotationRef/>
      </w:r>
      <w:r>
        <w:t>Check the dates with Marcus Webb.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Taylor Brooks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Confidential: Best Byte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Mail1" Type="http://schemas.openxmlformats.org/officeDocument/2006/relationships/hyperlink" Target="mailto:rachel.kim@daltoncomputers.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Dalton Computers</Company>
  <Manager>Rachel Kim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Brooks</dc:creator>
  <cp:keywords/>
  <dc:description>generated by python-docx</dc:description>
  <cp:lastModifiedBy>Taylor Brooks</cp:lastModifiedBy>
  <cp:revision>1</cp:revision>
  <dcterms:created xsi:type="dcterms:W3CDTF">2026-11-02T09:00:00Z</dcterms:created>
  <dcterms:modified xsi:type="dcterms:W3CDTF">2026-11-02T09:00:00Z</dcterms:modified>
  <cp:category/>
</cp:coreProperties>
</file>